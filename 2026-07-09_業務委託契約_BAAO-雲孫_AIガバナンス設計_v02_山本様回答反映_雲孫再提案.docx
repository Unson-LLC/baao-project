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Override PartName="/word/comments.xml" ContentType="application/vnd.openxmlformats-officedocument.wordprocessingml.comment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2d993775a09a4d05"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spacing w:after="240"/>
        <w:jc w:val="center"/>
      </w:pPr>
      <w:r>
        <w:rPr>
          <w:rFonts w:ascii="ＭＳ 明朝" w:hAnsi="ＭＳ 明朝" w:eastAsia="ＭＳ 明朝"/>
          <w:b/>
          <w:sz w:val="30"/>
        </w:rPr>
        <w:t>業務委託契約書（AIガバナンス・情報ガバナンス設計）</w:t>
      </w:r>
    </w:p>
    <w:p w14:paraId="00100002" w14:textId="00100003">
      <w:pPr>
        <w:spacing w:before="0" w:after="160"/>
      </w:pPr>
      <w:r>
        <w:rPr>
          <w:rFonts w:ascii="ＭＳ 明朝" w:hAnsi="ＭＳ 明朝" w:eastAsia="ＭＳ 明朝"/>
          <w:b w:val="0"/>
          <w:sz w:val="21"/>
        </w:rPr>
        <w:t xml:space="preserve">　委託者・一般社団法人ビジネスAI推進機構（以下「甲」という。）と、受託者・合同会社雲孫（以下「乙」という。）とは、以下の通り業務委託契約（以下「本契約」という。）を締結する。</w:t>
      </w:r>
    </w:p>
    <w:p w14:paraId="00100004" w14:textId="00100005">
      <w:pPr>
        <w:spacing w:before="160" w:after="40"/>
      </w:pPr>
      <w:r>
        <w:rPr>
          <w:rFonts w:ascii="ＭＳ 明朝" w:hAnsi="ＭＳ 明朝" w:eastAsia="ＭＳ 明朝"/>
          <w:b/>
          <w:sz w:val="21"/>
        </w:rPr>
        <w:t>第１条（業務委託）</w:t>
      </w:r>
    </w:p>
    <w:p w14:paraId="00100006" w14:textId="00100007">
      <w:pPr>
        <w:spacing w:before="0" w:after="80"/>
      </w:pPr>
      <w:r>
        <w:rPr>
          <w:rFonts w:ascii="ＭＳ 明朝" w:hAnsi="ＭＳ 明朝" w:eastAsia="ＭＳ 明朝"/>
          <w:b w:val="0"/>
          <w:sz w:val="21"/>
        </w:rPr>
        <w:t>１．甲は、甲がグローウィン・パートナーズ株式会社（以下「エンドクライアント」という。）から受託したAIガバナンス・情報ガバナンス設計支援業務に基づく、分析・設計・支援にかかる業務（以下「本件業務」という。）を乙に委託し、乙は以下の条項に従いこれを受託した。具体的には下記のとおりとするが、本件業務の実現にあたって手法が下記と異なるケースも、想定工数（月50h程度）の範囲の中で実行する。</w:t>
      </w:r>
    </w:p>
    <w:p w14:paraId="00100008" w14:textId="00100009">
      <w:pPr>
        <w:spacing w:before="0" w:after="80"/>
        <w:ind w:left="280"/>
      </w:pPr>
      <w:r>
        <w:rPr>
          <w:rFonts w:ascii="ＭＳ 明朝" w:hAnsi="ＭＳ 明朝" w:eastAsia="ＭＳ 明朝"/>
          <w:b w:val="0"/>
          <w:sz w:val="21"/>
        </w:rPr>
        <w:t xml:space="preserve">　(ア) 業務実態・情報流通の分析、会議体・意思決定プロセスの現状可視化支援</w:t>
      </w:r>
    </w:p>
    <w:p w14:paraId="0010000A" w14:textId="0010000B">
      <w:pPr>
        <w:spacing w:before="0" w:after="80"/>
        <w:ind w:left="280"/>
      </w:pPr>
      <w:r>
        <w:rPr>
          <w:rFonts w:ascii="ＭＳ 明朝" w:hAnsi="ＭＳ 明朝" w:eastAsia="ＭＳ 明朝"/>
          <w:b w:val="0"/>
          <w:sz w:val="21"/>
        </w:rPr>
        <w:t xml:space="preserve">　(イ) 情報カテゴリ・権限、AI利用レベル、外部送信ルール案の設計支援</w:t>
      </w:r>
    </w:p>
    <w:p w14:paraId="0010000C" w14:textId="0010000D">
      <w:pPr>
        <w:spacing w:before="0" w:after="80"/>
        <w:ind w:left="280"/>
      </w:pPr>
      <w:r>
        <w:rPr>
          <w:rFonts w:ascii="ＭＳ 明朝" w:hAnsi="ＭＳ 明朝" w:eastAsia="ＭＳ 明朝"/>
          <w:b w:val="0"/>
          <w:sz w:val="21"/>
        </w:rPr>
        <w:t xml:space="preserve">　(ウ) 会議体・コミュニケーション・会社運営プロセス・ルール設計支援</w:t>
      </w:r>
    </w:p>
    <w:p w14:paraId="0010000E" w14:textId="0010000F">
      <w:pPr>
        <w:spacing w:before="0" w:after="80"/>
        <w:ind w:left="280"/>
      </w:pPr>
      <w:r>
        <w:rPr>
          <w:rFonts w:ascii="ＭＳ 明朝" w:hAnsi="ＭＳ 明朝" w:eastAsia="ＭＳ 明朝"/>
          <w:b w:val="0"/>
          <w:sz w:val="21"/>
        </w:rPr>
        <w:t xml:space="preserve">　(エ) 実装ロードマップ及び外販化メニュー案の整理支援</w:t>
      </w:r>
    </w:p>
    <w:p w14:paraId="00100010" w14:textId="00100011">
      <w:pPr>
        <w:spacing w:before="0" w:after="80"/>
        <w:ind w:left="280"/>
      </w:pPr>
      <w:r>
        <w:rPr>
          <w:rFonts w:ascii="ＭＳ 明朝" w:hAnsi="ＭＳ 明朝" w:eastAsia="ＭＳ 明朝"/>
          <w:b w:val="0"/>
          <w:sz w:val="21"/>
        </w:rPr>
        <w:t xml:space="preserve">　(オ) 上記に付随・関連するエンジニアリング・マーケティング業務</w:t>
      </w:r>
    </w:p>
    <w:p w14:paraId="00100012" w14:textId="00100013">
      <w:pPr>
        <w:spacing w:before="0" w:after="80"/>
      </w:pPr>
      <w:r>
        <w:rPr>
          <w:rFonts w:ascii="ＭＳ 明朝" w:hAnsi="ＭＳ 明朝" w:eastAsia="ＭＳ 明朝"/>
          <w:b w:val="0"/>
          <w:sz w:val="21"/>
        </w:rPr>
        <w:t>２．本契約は準委任契約とし、乙は特定の成果物を納入する義務を負わず、善良な管理者の注意義務をもって業務を遂行する。</w:t>
      </w:r>
    </w:p>
    <w:p w14:paraId="00100014" w14:textId="00100015">
      <w:pPr>
        <w:spacing w:before="160" w:after="40"/>
      </w:pPr>
      <w:r>
        <w:rPr>
          <w:rFonts w:ascii="ＭＳ 明朝" w:hAnsi="ＭＳ 明朝" w:eastAsia="ＭＳ 明朝"/>
          <w:b/>
          <w:sz w:val="21"/>
        </w:rPr>
        <w:t>第２条（善管注意義務）</w:t>
      </w:r>
    </w:p>
    <w:p w14:paraId="00100016" w14:textId="00100017">
      <w:pPr>
        <w:spacing w:before="0" w:after="80"/>
      </w:pPr>
      <w:r>
        <w:rPr>
          <w:rFonts w:ascii="ＭＳ 明朝" w:hAnsi="ＭＳ 明朝" w:eastAsia="ＭＳ 明朝"/>
          <w:b w:val="0"/>
          <w:sz w:val="21"/>
        </w:rPr>
        <w:t>乙は、本件業務を乙の専門的裁量に基づき善良な管理者の注意をもって行い、甲の信用を傷つける行為その他不信用な行為を行わない。</w:t>
      </w:r>
    </w:p>
    <w:p w14:paraId="00100018" w14:textId="00100019">
      <w:pPr>
        <w:spacing w:before="160" w:after="40"/>
      </w:pPr>
      <w:r>
        <w:rPr>
          <w:rFonts w:ascii="ＭＳ 明朝" w:hAnsi="ＭＳ 明朝" w:eastAsia="ＭＳ 明朝"/>
          <w:b/>
          <w:sz w:val="21"/>
        </w:rPr>
        <w:t>第３条（契約期間）</w:t>
      </w:r>
    </w:p>
    <w:p w14:paraId="0010001A" w14:textId="001000C1">
      <w:pPr>
        <w:spacing w:before="0" w:after="80"/>
      </w:pPr>
      <w:del w:author="合同会社雲孫（再提案）" w:date="2026-07-23T06:02:56.914051Z" w:id="1048766">
        <w:r>
          <w:rPr>
            <w:rFonts w:ascii="ＭＳ 明朝" w:hAnsi="ＭＳ 明朝" w:eastAsia="ＭＳ 明朝"/>
            <w:b w:val="0"/>
            <w:sz w:val="21"/>
          </w:rPr>
          <w:delText>本契約の有効期間は2026年7月13日から2026年10月12日までの初期３ヶ月とする。ただし、甲乙書面合意により延長できる。</w:delText>
        </w:r>
      </w:del>
      <w:ins w:author="合同会社雲孫（再提案）" w:id="1048768">
        <w:r>
          <w:rPr>
            <w:rFonts w:ascii="ＭＳ 明朝" w:hAnsi="ＭＳ 明朝" w:eastAsia="ＭＳ 明朝"/>
            <w:sz w:val="21"/>
          </w:rPr>
          <w:t xml:space="preserve">本契約の有効期間は2026年7月16日から2026年10月15日までの初期３ヶ月とする。ただし、甲乙書面合意により延長できる。</w:t>
        </w:r>
      </w:ins>
    </w:p>
    <w:p w14:paraId="0010001C" w14:textId="0010001D">
      <w:pPr>
        <w:spacing w:before="160" w:after="40"/>
      </w:pPr>
      <w:r>
        <w:rPr>
          <w:rFonts w:ascii="ＭＳ 明朝" w:hAnsi="ＭＳ 明朝" w:eastAsia="ＭＳ 明朝"/>
          <w:b/>
          <w:sz w:val="21"/>
        </w:rPr>
        <w:t>第４条（委託料及び支払方法）</w:t>
      </w:r>
    </w:p>
    <w:p w14:paraId="0010001E" w14:textId="0010001F">
      <w:pPr>
        <w:spacing w:before="0" w:after="80"/>
      </w:pPr>
      <w:r>
        <w:rPr>
          <w:rFonts w:ascii="ＭＳ 明朝" w:hAnsi="ＭＳ 明朝" w:eastAsia="ＭＳ 明朝"/>
          <w:b w:val="0"/>
          <w:sz w:val="21"/>
        </w:rPr>
        <w:t>１．甲は乙に対し、本件業務の遂行に対する委託料として、月額400,000円（税抜）を支払う。契約期間（３ヶ月）における委託料総額は1,200,000円（税抜）とする。</w:t>
      </w:r>
    </w:p>
    <w:p w14:paraId="00100020" w14:textId="001000C5">
      <w:pPr>
        <w:spacing w:before="0" w:after="80"/>
      </w:pPr>
      <w:del w:author="合同会社雲孫（再提案）" w:date="2026-07-23T06:02:56.950586Z" w:id="1048770">
        <w:r>
          <w:rPr>
            <w:rFonts w:ascii="ＭＳ 明朝" w:hAnsi="ＭＳ 明朝" w:eastAsia="ＭＳ 明朝"/>
            <w:b w:val="0"/>
            <w:sz w:val="21"/>
          </w:rPr>
          <w:delText>２．乙は、各月の業務に係る委託料について、翌月第５営業日までに請求書を発行する。甲は、請求書発行日から45日以内に乙の指定する金融機関口座へ振り込む。最終月は稼働営業日数を当月総営業日数で除した割合（端数切り上げ）で按分する。</w:delText>
        </w:r>
      </w:del>
      <w:ins w:author="合同会社雲孫（再提案）" w:id="1048772">
        <w:r>
          <w:rPr>
            <w:rFonts w:ascii="ＭＳ 明朝" w:hAnsi="ＭＳ 明朝" w:eastAsia="ＭＳ 明朝"/>
            <w:sz w:val="21"/>
          </w:rPr>
          <w:t xml:space="preserve">２．乙は、各月の業務に係る委託料について、翌月第５営業日までに請求書を発行する。甲は、請求書発行日から45日以内に乙の指定する金融機関口座へ振り込む。最終月は、本契約が有効である暦日数を当該月の総暦日数で除した割合（端数切り上げ）で按分する。</w:t>
        </w:r>
      </w:ins>
    </w:p>
    <w:p w14:paraId="00100022" w14:textId="00100023">
      <w:pPr>
        <w:spacing w:before="0" w:after="80"/>
      </w:pPr>
      <w:r>
        <w:rPr>
          <w:rFonts w:ascii="ＭＳ 明朝" w:hAnsi="ＭＳ 明朝" w:eastAsia="ＭＳ 明朝"/>
          <w:b w:val="0"/>
          <w:sz w:val="21"/>
        </w:rPr>
        <w:t>３．振込手数料は甲の負担とする。</w:t>
      </w:r>
    </w:p>
    <w:p w14:paraId="00100024" w14:textId="00100025">
      <w:pPr>
        <w:spacing w:before="0" w:after="80"/>
      </w:pPr>
      <w:r>
        <w:rPr>
          <w:rFonts w:ascii="ＭＳ 明朝" w:hAnsi="ＭＳ 明朝" w:eastAsia="ＭＳ 明朝"/>
          <w:b w:val="0"/>
          <w:sz w:val="21"/>
        </w:rPr>
        <w:t>４．甲が委託料の支払を遅滞したときは、支払期日の翌日から支払済みまで年６％の割合による遅延損害金を乙に支払う。</w:t>
      </w:r>
    </w:p>
    <w:p w14:paraId="00100026" w14:textId="0010009D">
      <w:pPr>
        <w:spacing w:before="0" w:after="80"/>
      </w:pPr>
      <w:r>
        <w:rPr>
          <w:rFonts w:ascii="ＭＳ 明朝" w:hAnsi="ＭＳ 明朝" w:eastAsia="ＭＳ 明朝"/>
          <w:sz w:val="21"/>
        </w:rPr>
        <w:t xml:space="preserve">５．甲の乙に対する委託料の支払義務は、エンドクライアントから甲への入金の有無又は時期にかかわらず発生するものとし、甲は第２項に定める支払期日までに乙に支払う。エンドクライアントから甲への支払が遅延した場合、甲は速やかにその旨を乙に通知するものとするが、当該遅延は甲の乙に対する支払義務、支払期日又は第４項に定める遅延損害金に影響を及ぼさない。</w:t>
      </w:r>
    </w:p>
    <w:p w14:paraId="00100028" w14:textId="00100029">
      <w:pPr>
        <w:spacing w:before="160" w:after="40"/>
      </w:pPr>
      <w:r>
        <w:rPr>
          <w:rFonts w:ascii="ＭＳ 明朝" w:hAnsi="ＭＳ 明朝" w:eastAsia="ＭＳ 明朝"/>
          <w:b/>
          <w:sz w:val="21"/>
        </w:rPr>
        <w:t>第５条（直接取引の禁止）</w:t>
      </w:r>
    </w:p>
    <w:p w14:paraId="0010002A" w14:textId="001000C9">
      <w:pPr>
        <w:spacing w:before="0" w:after="80"/>
      </w:pPr>
      <w:commentRangeStart w:id="1"/>
      <w:del w:author="合同会社雲孫（再提案）" w:date="2026-07-23T06:02:56.95115Z" w:id="1048774">
        <w:r>
          <w:rPr>
            <w:rFonts w:ascii="ＭＳ 明朝" w:hAnsi="ＭＳ 明朝" w:eastAsia="ＭＳ 明朝"/>
            <w:sz w:val="21"/>
          </w:rPr>
          <w:delText xml:space="preserve">１．乙は、本契約の有効期間中及び本契約終了後６ヶ月間、甲を意図的に迂回して本件業務と同一又は実質的に同一の業務を受注する目的で、甲の書面による事前承諾なく、エンドクライアントと直接契約又は受注を行ってはならない。ただし、本契約締結前から存在する取引関係、エンドクライアントから乙に対する自発的な依頼、及び本件業務を通じて得た秘密情報を利用しない一般的なサービスの提供については、この限りでない。甲は、当該承諾を合理的な理由なく拒絶又は遅延してはならない。</w:delText>
        </w:r>
      </w:del>
      <w:ins w:author="合同会社雲孫（再提案）" w:id="1048776">
        <w:r>
          <w:rPr>
            <w:rFonts w:ascii="ＭＳ 明朝" w:hAnsi="ＭＳ 明朝" w:eastAsia="ＭＳ 明朝"/>
            <w:sz w:val="21"/>
          </w:rPr>
          <w:t xml:space="preserve">１．乙は、本契約の有効期間中及び本契約終了後９ヶ月間、甲を意図的に迂回して本件業務と同一又は実質的に同一の業務を受注する目的で、甲の書面による事前承諾なく、エンドクライアントと直接契約又は受注を行ってはならない。ただし、本契約締結前から存在する取引関係、本件業務を通じて得た秘密情報を利用しない一般的なサービスの提供、又はエンドクライアントから乙に直接依頼があり、乙が速やかに甲へ通知したうえで甲を通じた取引を優先的に協議したにもかかわらず、通知後10営業日以内に合意に至らなかった場合は、この限りでない。甲は、当該承諾を合理的な理由なく拒絶又は遅延してはならない。</w:t>
        </w:r>
      </w:ins>
      <w:commentRangeEnd w:id="1"/>
      <w:r>
        <w:commentReference w:id="1"/>
      </w:r>
    </w:p>
    <w:p w14:paraId="0010002C" w14:textId="001000CD">
      <w:pPr>
        <w:spacing w:before="0" w:after="80"/>
      </w:pPr>
      <w:commentRangeStart w:id="2"/>
      <w:del w:author="合同会社雲孫（再提案）" w:date="2026-07-23T06:02:56.951537Z" w:id="1048778">
        <w:r>
          <w:rPr>
            <w:rFonts w:ascii="ＭＳ 明朝" w:hAnsi="ＭＳ 明朝" w:eastAsia="ＭＳ 明朝"/>
            <w:sz w:val="21"/>
          </w:rPr>
          <w:delText xml:space="preserve">２．乙が前項に違反した場合の損害賠償については、第１２条の定めを適用する。</w:delText>
        </w:r>
      </w:del>
      <w:ins w:author="合同会社雲孫（再提案）" w:id="1048780">
        <w:r>
          <w:rPr>
            <w:rFonts w:ascii="ＭＳ 明朝" w:hAnsi="ＭＳ 明朝" w:eastAsia="ＭＳ 明朝"/>
            <w:sz w:val="21"/>
          </w:rPr>
          <w:t xml:space="preserve">２．乙が前項に違反した場合、乙は甲に対し、当該直接取引により乙が現実に受領した対価相当額又は1,200,000円（税抜）のいずれか低い額を、損害賠償額の予定として支払う。甲は、当該金額を超えて、第１２条その他の規定に基づく損害賠償を重ねて請求しない。</w:t>
        </w:r>
      </w:ins>
      <w:commentRangeEnd w:id="2"/>
      <w:r>
        <w:commentReference w:id="2"/>
      </w:r>
    </w:p>
    <w:p w14:paraId="0010002E" w14:textId="0010002F">
      <w:pPr>
        <w:spacing w:before="0" w:after="80"/>
      </w:pPr>
      <w:r>
        <w:rPr>
          <w:rFonts w:ascii="ＭＳ 明朝" w:hAnsi="ＭＳ 明朝" w:eastAsia="ＭＳ 明朝"/>
          <w:b w:val="0"/>
          <w:sz w:val="21"/>
        </w:rPr>
        <w:t>３．乙は、本件業務を通じて知り得たエンドクライアントに関する情報を、甲との関係外で利用してはならない。</w:t>
      </w:r>
    </w:p>
    <w:p w14:paraId="00100030" w14:textId="00100031">
      <w:pPr>
        <w:spacing w:before="160" w:after="40"/>
      </w:pPr>
      <w:r>
        <w:rPr>
          <w:rFonts w:ascii="ＭＳ 明朝" w:hAnsi="ＭＳ 明朝" w:eastAsia="ＭＳ 明朝"/>
          <w:b/>
          <w:sz w:val="21"/>
        </w:rPr>
        <w:t>第６条（著作権その他知的財産権の帰属）</w:t>
      </w:r>
    </w:p>
    <w:p w14:paraId="00100032" w14:textId="001000D1">
      <w:pPr>
        <w:spacing w:before="0" w:after="80"/>
      </w:pPr>
      <w:commentRangeStart w:id="3"/>
      <w:del w:author="合同会社雲孫（再提案）" w:date="2026-07-23T06:02:56.951897Z" w:id="1048782">
        <w:r>
          <w:rPr>
            <w:rFonts w:ascii="ＭＳ 明朝" w:hAnsi="ＭＳ 明朝" w:eastAsia="ＭＳ 明朝"/>
            <w:sz w:val="21"/>
          </w:rPr>
          <w:delText xml:space="preserve">１．本件業務において乙が新たに作成し、かつ本件業務に固有の成果物として個別に特定できる設計書、ガバナンス設計、運用ルール、レビュー基準、権限マトリクス、会議体設計その他の成果物（以下「本件成果物」という。）に関する著作権（著作権法第２７条及び第２８条に定める権利を含む。）その他の知的財産権は、当該成果物に対応する委託料が全額支払われた時点で乙から甲に移転する。</w:delText>
        </w:r>
      </w:del>
      <w:ins w:author="合同会社雲孫（再提案）" w:id="1048784">
        <w:r>
          <w:rPr>
            <w:rFonts w:ascii="ＭＳ 明朝" w:hAnsi="ＭＳ 明朝" w:eastAsia="ＭＳ 明朝"/>
            <w:sz w:val="21"/>
          </w:rPr>
          <w:t xml:space="preserve">１．本件業務において乙が新たに作成し、かつ本件業務に固有の成果物として個別に特定できる設計書、ガバナンス設計、運用ルール、レビュー基準、権限マトリクス、会議体設計、ドキュメント、プロンプト、テンプレートその他の成果物（以下「本件成果物」という。）に関する著作権（著作権法第２７条及び第２８条に定める権利を含む。）その他の知的財産権は、当該成果物に対応する委託料が全額支払われた時点で乙から甲に移転する。</w:t>
        </w:r>
      </w:ins>
      <w:commentRangeEnd w:id="3"/>
      <w:r>
        <w:commentReference w:id="3"/>
      </w:r>
    </w:p>
    <w:p w14:paraId="00100034" w14:textId="001000AD">
      <w:pPr>
        <w:spacing w:before="0" w:after="80"/>
      </w:pPr>
      <w:r>
        <w:rPr>
          <w:rFonts w:ascii="ＭＳ 明朝" w:hAnsi="ＭＳ 明朝" w:eastAsia="ＭＳ 明朝"/>
          <w:sz w:val="21"/>
        </w:rPr>
        <w:t xml:space="preserve">２．乙が本契約締結前から保有し、又は本件業務とは独立して開発した知識、ノウハウ、技術、プログラム、プロンプト、テンプレート、ツールその他の知的財産権（以下「既存知財」という。）は乙に留保される。本件成果物に既存知財が含まれる場合、乙は甲及びエンドクライアントに対し、本件成果物を利用するために必要な範囲で、既存知財を無償、非独占的かつ期間の定めなく利用できる権利を許諾する。乙は、本件業務により得た一般的な知見及びノウハウを、秘密情報を開示しない範囲で利用できる。乙は、本件成果物に関する著作者人格権を甲及び甲が指定する第三者に対して行使しない。</w:t>
      </w:r>
    </w:p>
    <w:p w14:paraId="00100036" w14:textId="001000B1">
      <w:pPr>
        <w:spacing w:before="0" w:after="80"/>
      </w:pPr>
      <w:r>
        <w:rPr>
          <w:rFonts w:ascii="ＭＳ 明朝" w:hAnsi="ＭＳ 明朝" w:eastAsia="ＭＳ 明朝"/>
          <w:sz w:val="21"/>
        </w:rPr>
        <w:t xml:space="preserve">３．乙は、合理的に知り得る範囲において、本件成果物が第三者の知的財産権を侵害しないことを保証する。第三者の知的財産又はオープンソース・ソフトウェアを利用する部分については、当該第三者が定める利用条件が適用される。第三者から権利侵害の主張がなされた場合、甲乙は対応について協議し、乙が負う責任については第１２条の定めを適用する。</w:t>
      </w:r>
    </w:p>
    <w:p w14:paraId="00100038" w14:textId="00100039">
      <w:pPr>
        <w:spacing w:before="160" w:after="40"/>
      </w:pPr>
      <w:r>
        <w:rPr>
          <w:rFonts w:ascii="ＭＳ 明朝" w:hAnsi="ＭＳ 明朝" w:eastAsia="ＭＳ 明朝"/>
          <w:b/>
          <w:sz w:val="21"/>
        </w:rPr>
        <w:t>第７条（秘密保持）</w:t>
      </w:r>
    </w:p>
    <w:p w14:paraId="0010003A" w14:textId="0010003B">
      <w:pPr>
        <w:spacing w:before="0" w:after="80"/>
      </w:pPr>
      <w:r>
        <w:rPr>
          <w:rFonts w:ascii="ＭＳ 明朝" w:hAnsi="ＭＳ 明朝" w:eastAsia="ＭＳ 明朝"/>
          <w:b w:val="0"/>
          <w:sz w:val="21"/>
        </w:rPr>
        <w:t>１．甲及び乙は、本契約の存在・内容、甲から開示された技術・営業・事業戦略等に関する情報、エンドクライアント（グローウィン・パートナーズ株式会社）に関する情報、及び個人情報（以下総称して「秘密情報」という。）を、相手方の事前の書面による承諾なく第三者に開示してはならない。</w:t>
      </w:r>
    </w:p>
    <w:p w14:paraId="0010003C" w14:textId="0010003D">
      <w:pPr>
        <w:spacing w:before="0" w:after="80"/>
      </w:pPr>
      <w:r>
        <w:rPr>
          <w:rFonts w:ascii="ＭＳ 明朝" w:hAnsi="ＭＳ 明朝" w:eastAsia="ＭＳ 明朝"/>
          <w:b w:val="0"/>
          <w:sz w:val="21"/>
        </w:rPr>
        <w:t>２．乙は秘密情報を本件業務の履行以外の目的で利用してはならない。</w:t>
      </w:r>
    </w:p>
    <w:p w14:paraId="0010003E" w14:textId="0010003F">
      <w:pPr>
        <w:spacing w:before="0" w:after="80"/>
      </w:pPr>
      <w:r>
        <w:rPr>
          <w:rFonts w:ascii="ＭＳ 明朝" w:hAnsi="ＭＳ 明朝" w:eastAsia="ＭＳ 明朝"/>
          <w:b w:val="0"/>
          <w:sz w:val="21"/>
        </w:rPr>
        <w:t>３．第三者に秘密情報を開示する義務を法令に基づき負った場合は、事前に（やむを得ない場合は事後速やかに）甲に通知のうえ、必要最小限の範囲で開示する。</w:t>
      </w:r>
    </w:p>
    <w:p w14:paraId="00100040" w14:textId="00100041">
      <w:pPr>
        <w:spacing w:before="0" w:after="80"/>
      </w:pPr>
      <w:r>
        <w:rPr>
          <w:rFonts w:ascii="ＭＳ 明朝" w:hAnsi="ＭＳ 明朝" w:eastAsia="ＭＳ 明朝"/>
          <w:b w:val="0"/>
          <w:sz w:val="21"/>
        </w:rPr>
        <w:t>４．本条の規定は本契約終了後も２年間存続する。</w:t>
      </w:r>
    </w:p>
    <w:p w14:paraId="00100042" w14:textId="00100043">
      <w:pPr>
        <w:spacing w:before="160" w:after="40"/>
      </w:pPr>
      <w:r>
        <w:rPr>
          <w:rFonts w:ascii="ＭＳ 明朝" w:hAnsi="ＭＳ 明朝" w:eastAsia="ＭＳ 明朝"/>
          <w:b/>
          <w:sz w:val="21"/>
        </w:rPr>
        <w:t>第８条（反社会的勢力の排除）</w:t>
      </w:r>
    </w:p>
    <w:p w14:paraId="00100044" w14:textId="00100045">
      <w:pPr>
        <w:spacing w:before="0" w:after="80"/>
      </w:pPr>
      <w:r>
        <w:rPr>
          <w:rFonts w:ascii="ＭＳ 明朝" w:hAnsi="ＭＳ 明朝" w:eastAsia="ＭＳ 明朝"/>
          <w:b w:val="0"/>
          <w:sz w:val="21"/>
        </w:rPr>
        <w:t>１．甲及び乙は、自己又は自己の役員もしくは重要な地位の使用人が、現在、以下の各号のいずれにも該当しないことを表明し、かつ将来にわたっても該当しないことを保証する。</w:t>
      </w:r>
    </w:p>
    <w:p w14:paraId="00100046" w14:textId="00100047">
      <w:pPr>
        <w:spacing w:before="0" w:after="80"/>
        <w:ind w:left="280"/>
      </w:pPr>
      <w:r>
        <w:rPr>
          <w:rFonts w:ascii="ＭＳ 明朝" w:hAnsi="ＭＳ 明朝" w:eastAsia="ＭＳ 明朝"/>
          <w:b w:val="0"/>
          <w:sz w:val="21"/>
        </w:rPr>
        <w:t>(1) 暴力団、暴力団員、暴力団員でなくなった時から５年を経過しない者、暴力団準構成員、暴力団関係企業、総会屋等、社会運動等標ぼうゴロ又は特殊知能暴力集団等その他これらに準ずる者</w:t>
      </w:r>
    </w:p>
    <w:p w14:paraId="00100048" w14:textId="00100049">
      <w:pPr>
        <w:spacing w:before="0" w:after="80"/>
        <w:ind w:left="280"/>
      </w:pPr>
      <w:r>
        <w:rPr>
          <w:rFonts w:ascii="ＭＳ 明朝" w:hAnsi="ＭＳ 明朝" w:eastAsia="ＭＳ 明朝"/>
          <w:b w:val="0"/>
          <w:sz w:val="21"/>
        </w:rPr>
        <w:t>(2) 暴力団員等が経営を支配していると認められる関係を有する者</w:t>
      </w:r>
    </w:p>
    <w:p w14:paraId="0010004A" w14:textId="0010004B">
      <w:pPr>
        <w:spacing w:before="0" w:after="80"/>
        <w:ind w:left="280"/>
      </w:pPr>
      <w:r>
        <w:rPr>
          <w:rFonts w:ascii="ＭＳ 明朝" w:hAnsi="ＭＳ 明朝" w:eastAsia="ＭＳ 明朝"/>
          <w:b w:val="0"/>
          <w:sz w:val="21"/>
        </w:rPr>
        <w:t>(3) 暴力団員等が経営に実質的に関与していると認められる関係を有する者</w:t>
      </w:r>
    </w:p>
    <w:p w14:paraId="0010004C" w14:textId="0010004D">
      <w:pPr>
        <w:spacing w:before="0" w:after="80"/>
        <w:ind w:left="280"/>
      </w:pPr>
      <w:r>
        <w:rPr>
          <w:rFonts w:ascii="ＭＳ 明朝" w:hAnsi="ＭＳ 明朝" w:eastAsia="ＭＳ 明朝"/>
          <w:b w:val="0"/>
          <w:sz w:val="21"/>
        </w:rPr>
        <w:t>(4) 自己若しくは第三者の不正の利益を図る目的又は第三者に損害を加える目的をもってする等、不当に暴力団員等を利用していると認められる関係を有する者</w:t>
      </w:r>
    </w:p>
    <w:p w14:paraId="0010004E" w14:textId="0010004F">
      <w:pPr>
        <w:spacing w:before="0" w:after="80"/>
        <w:ind w:left="280"/>
      </w:pPr>
      <w:r>
        <w:rPr>
          <w:rFonts w:ascii="ＭＳ 明朝" w:hAnsi="ＭＳ 明朝" w:eastAsia="ＭＳ 明朝"/>
          <w:b w:val="0"/>
          <w:sz w:val="21"/>
        </w:rPr>
        <w:t>(5) 暴力団員等に対して資金等を提供し、又は便宜を供与する等の関与をしていると認められる関係を有する者</w:t>
      </w:r>
    </w:p>
    <w:p w14:paraId="00100050" w14:textId="00100051">
      <w:pPr>
        <w:spacing w:before="0" w:after="80"/>
        <w:ind w:left="280"/>
      </w:pPr>
      <w:r>
        <w:rPr>
          <w:rFonts w:ascii="ＭＳ 明朝" w:hAnsi="ＭＳ 明朝" w:eastAsia="ＭＳ 明朝"/>
          <w:b w:val="0"/>
          <w:sz w:val="21"/>
        </w:rPr>
        <w:t>(6) 役員又は経営に実質的に関与している者が暴力団員等と社会的に非難されるべき関係を有する者</w:t>
      </w:r>
    </w:p>
    <w:p w14:paraId="00100052" w14:textId="00100053">
      <w:pPr>
        <w:spacing w:before="0" w:after="80"/>
      </w:pPr>
      <w:r>
        <w:rPr>
          <w:rFonts w:ascii="ＭＳ 明朝" w:hAnsi="ＭＳ 明朝" w:eastAsia="ＭＳ 明朝"/>
          <w:b w:val="0"/>
          <w:sz w:val="21"/>
        </w:rPr>
        <w:t>２．甲及び乙は、自ら又は第三者を利用して、以下の各号に掲げる行為を行ってはならない。</w:t>
      </w:r>
    </w:p>
    <w:p w14:paraId="00100054" w14:textId="00100055">
      <w:pPr>
        <w:spacing w:before="0" w:after="80"/>
        <w:ind w:left="280"/>
      </w:pPr>
      <w:r>
        <w:rPr>
          <w:rFonts w:ascii="ＭＳ 明朝" w:hAnsi="ＭＳ 明朝" w:eastAsia="ＭＳ 明朝"/>
          <w:b w:val="0"/>
          <w:sz w:val="21"/>
        </w:rPr>
        <w:t>(1) 暴力的な要求行為</w:t>
      </w:r>
    </w:p>
    <w:p w14:paraId="00100056" w14:textId="00100057">
      <w:pPr>
        <w:spacing w:before="0" w:after="80"/>
        <w:ind w:left="280"/>
      </w:pPr>
      <w:r>
        <w:rPr>
          <w:rFonts w:ascii="ＭＳ 明朝" w:hAnsi="ＭＳ 明朝" w:eastAsia="ＭＳ 明朝"/>
          <w:b w:val="0"/>
          <w:sz w:val="21"/>
        </w:rPr>
        <w:t>(2) 法的な責任を超えた不当な要求行為</w:t>
      </w:r>
    </w:p>
    <w:p w14:paraId="00100058" w14:textId="00100059">
      <w:pPr>
        <w:spacing w:before="0" w:after="80"/>
        <w:ind w:left="280"/>
      </w:pPr>
      <w:r>
        <w:rPr>
          <w:rFonts w:ascii="ＭＳ 明朝" w:hAnsi="ＭＳ 明朝" w:eastAsia="ＭＳ 明朝"/>
          <w:b w:val="0"/>
          <w:sz w:val="21"/>
        </w:rPr>
        <w:t>(3) 取引に関して、脅迫的な言動をし、又は暴力を用いる行為</w:t>
      </w:r>
    </w:p>
    <w:p w14:paraId="0010005A" w14:textId="0010005B">
      <w:pPr>
        <w:spacing w:before="0" w:after="80"/>
        <w:ind w:left="280"/>
      </w:pPr>
      <w:r>
        <w:rPr>
          <w:rFonts w:ascii="ＭＳ 明朝" w:hAnsi="ＭＳ 明朝" w:eastAsia="ＭＳ 明朝"/>
          <w:b w:val="0"/>
          <w:sz w:val="21"/>
        </w:rPr>
        <w:t>(4) 風説を流布し、偽計を用い又は威力を用いて相手方の信用を毀損し、又は相手方の業務を妨害する行為</w:t>
      </w:r>
    </w:p>
    <w:p w14:paraId="0010005C" w14:textId="0010005D">
      <w:pPr>
        <w:spacing w:before="0" w:after="80"/>
        <w:ind w:left="280"/>
      </w:pPr>
      <w:r>
        <w:rPr>
          <w:rFonts w:ascii="ＭＳ 明朝" w:hAnsi="ＭＳ 明朝" w:eastAsia="ＭＳ 明朝"/>
          <w:b w:val="0"/>
          <w:sz w:val="21"/>
        </w:rPr>
        <w:t>(5) その他前各号に準ずる行為</w:t>
      </w:r>
    </w:p>
    <w:p w14:paraId="0010005E" w14:textId="0010005F">
      <w:pPr>
        <w:spacing w:before="160" w:after="40"/>
      </w:pPr>
      <w:r>
        <w:rPr>
          <w:rFonts w:ascii="ＭＳ 明朝" w:hAnsi="ＭＳ 明朝" w:eastAsia="ＭＳ 明朝"/>
          <w:b/>
          <w:sz w:val="21"/>
        </w:rPr>
        <w:t>第９条（再委託の禁止）</w:t>
      </w:r>
    </w:p>
    <w:p w14:paraId="00100060" w14:textId="00100061">
      <w:pPr>
        <w:spacing w:before="0" w:after="80"/>
      </w:pPr>
      <w:r>
        <w:rPr>
          <w:rFonts w:ascii="ＭＳ 明朝" w:hAnsi="ＭＳ 明朝" w:eastAsia="ＭＳ 明朝"/>
          <w:b w:val="0"/>
          <w:sz w:val="21"/>
        </w:rPr>
        <w:t>乙は、甲の書面による事前承諾なく、本件業務の全部又は一部を第三者に再委託してはならない。</w:t>
      </w:r>
    </w:p>
    <w:p w14:paraId="00100062" w14:textId="00100063">
      <w:pPr>
        <w:spacing w:before="160" w:after="40"/>
      </w:pPr>
      <w:r>
        <w:rPr>
          <w:rFonts w:ascii="ＭＳ 明朝" w:hAnsi="ＭＳ 明朝" w:eastAsia="ＭＳ 明朝"/>
          <w:b/>
          <w:sz w:val="21"/>
        </w:rPr>
        <w:t>第１０条（中途解約）</w:t>
      </w:r>
    </w:p>
    <w:p w14:paraId="00100064" w14:textId="001000D5">
      <w:pPr>
        <w:spacing w:before="0" w:after="80"/>
      </w:pPr>
      <w:commentRangeStart w:id="4"/>
      <w:del w:author="合同会社雲孫（再提案）" w:date="2026-07-23T06:02:56.953134Z" w:id="1048786">
        <w:r>
          <w:rPr>
            <w:rFonts w:ascii="ＭＳ 明朝" w:hAnsi="ＭＳ 明朝" w:eastAsia="ＭＳ 明朝"/>
            <w:sz w:val="21"/>
          </w:rPr>
          <w:delText xml:space="preserve">甲又は乙は、相手方に対して30日前までに書面で通知することにより、本契約を中途解約することができる。この場合、甲は乙に対し、解約日までに遂行された本件業務に係る委託料及び甲が事前に承認した取消不能な費用を支払う。月の途中で解約する場合の委託料は、当該月の経過営業日数を当該月の総営業日数で除した割合により按分する。</w:delText>
        </w:r>
      </w:del>
      <w:ins w:author="合同会社雲孫（再提案）" w:id="1048788">
        <w:r>
          <w:rPr>
            <w:rFonts w:ascii="ＭＳ 明朝" w:hAnsi="ＭＳ 明朝" w:eastAsia="ＭＳ 明朝"/>
            <w:sz w:val="21"/>
          </w:rPr>
          <w:t xml:space="preserve">甲又は乙は、相手方に対して30日前までに書面で通知することにより、本契約を中途解約することができる。この場合、甲は乙に対し、解約日までに遂行された本件業務に係る委託料及び甲が事前に承認した取消不能な費用を支払う。月の途中で解約する場合の委託料は、当該月において本契約が有効である暦日数を当該月の総暦日数で除した割合により按分する。乙は、解約日までに、甲の要請に応じ、本件業務の想定工数及び委託料の範囲内で合理的な引継ぎに協力する。解約日後の対応又は追加作業が必要となる場合、その内容及び費用は甲乙別途協議のうえ定める。</w:t>
        </w:r>
      </w:ins>
      <w:commentRangeEnd w:id="4"/>
      <w:r>
        <w:commentReference w:id="4"/>
      </w:r>
    </w:p>
    <w:p w14:paraId="00100066" w14:textId="00100067">
      <w:pPr>
        <w:spacing w:before="160" w:after="40"/>
      </w:pPr>
      <w:r>
        <w:rPr>
          <w:rFonts w:ascii="ＭＳ 明朝" w:hAnsi="ＭＳ 明朝" w:eastAsia="ＭＳ 明朝"/>
          <w:b/>
          <w:sz w:val="21"/>
        </w:rPr>
        <w:t>第１１条（契約解除）</w:t>
      </w:r>
    </w:p>
    <w:p w14:paraId="00100068" w14:textId="00100069">
      <w:pPr>
        <w:spacing w:before="0" w:after="80"/>
      </w:pPr>
      <w:r>
        <w:rPr>
          <w:rFonts w:ascii="ＭＳ 明朝" w:hAnsi="ＭＳ 明朝" w:eastAsia="ＭＳ 明朝"/>
          <w:b w:val="0"/>
          <w:sz w:val="21"/>
        </w:rPr>
        <w:t>甲又は乙において下記各号の一つにでも該当したときは、相手方は何らの催告なくして直ちに本契約を将来に向って解除することができる。なお、この解除は、損害賠償の請求を妨げない。</w:t>
      </w:r>
    </w:p>
    <w:p w14:paraId="0010006A" w14:textId="0010006B">
      <w:pPr>
        <w:spacing w:before="0" w:after="80"/>
        <w:ind w:left="280"/>
      </w:pPr>
      <w:r>
        <w:rPr>
          <w:rFonts w:ascii="ＭＳ 明朝" w:hAnsi="ＭＳ 明朝" w:eastAsia="ＭＳ 明朝"/>
          <w:b w:val="0"/>
          <w:sz w:val="21"/>
        </w:rPr>
        <w:t>(1) 本契約に違反し、当該違反に関する催告を受領した後５営業日以内にこれを是正しないとき</w:t>
      </w:r>
    </w:p>
    <w:p w14:paraId="0010006C" w14:textId="0010006D">
      <w:pPr>
        <w:spacing w:before="0" w:after="80"/>
        <w:ind w:left="280"/>
      </w:pPr>
      <w:r>
        <w:rPr>
          <w:rFonts w:ascii="ＭＳ 明朝" w:hAnsi="ＭＳ 明朝" w:eastAsia="ＭＳ 明朝"/>
          <w:b w:val="0"/>
          <w:sz w:val="21"/>
        </w:rPr>
        <w:t>(2) 支払不能の状態に陥ったとき、手形もしくは小切手が不渡りとなった場合、破産手続開始・民事再生手続開始・会社更生手続開始もしくは特別清算開始その他これらに類する手続の申立があったとき、又はこれらに準じる財産状態の悪化があったとき</w:t>
      </w:r>
    </w:p>
    <w:p w14:paraId="0010006E" w14:textId="0010006F">
      <w:pPr>
        <w:spacing w:before="0" w:after="80"/>
        <w:ind w:left="280"/>
      </w:pPr>
      <w:r>
        <w:rPr>
          <w:rFonts w:ascii="ＭＳ 明朝" w:hAnsi="ＭＳ 明朝" w:eastAsia="ＭＳ 明朝"/>
          <w:b w:val="0"/>
          <w:sz w:val="21"/>
        </w:rPr>
        <w:t>(3) 監督官庁より営業の取消、停止等の処分を受けたとき</w:t>
      </w:r>
    </w:p>
    <w:p w14:paraId="00100070" w14:textId="001000B9">
      <w:pPr>
        <w:spacing w:before="0" w:after="80"/>
        <w:ind w:left="280"/>
      </w:pPr>
      <w:r>
        <w:rPr>
          <w:rFonts w:ascii="ＭＳ 明朝" w:hAnsi="ＭＳ 明朝" w:eastAsia="ＭＳ 明朝"/>
          <w:sz w:val="21"/>
        </w:rPr>
        <w:t xml:space="preserve">(4) 第８条の規定に違反したとき</w:t>
      </w:r>
    </w:p>
    <w:p w14:paraId="00100072" w14:textId="00100073">
      <w:pPr>
        <w:spacing w:before="0" w:after="80"/>
        <w:ind w:left="280"/>
      </w:pPr>
      <w:r>
        <w:rPr>
          <w:rFonts w:ascii="ＭＳ 明朝" w:hAnsi="ＭＳ 明朝" w:eastAsia="ＭＳ 明朝"/>
          <w:b w:val="0"/>
          <w:sz w:val="21"/>
        </w:rPr>
        <w:t>(5) その他前各号に類する不信用な事実があったとき</w:t>
      </w:r>
    </w:p>
    <w:p w14:paraId="00100074" w14:textId="00100075">
      <w:pPr>
        <w:spacing w:before="160" w:after="40"/>
      </w:pPr>
      <w:r>
        <w:rPr>
          <w:rFonts w:ascii="ＭＳ 明朝" w:hAnsi="ＭＳ 明朝" w:eastAsia="ＭＳ 明朝"/>
          <w:b/>
          <w:sz w:val="21"/>
        </w:rPr>
        <w:t>第１２条（損害賠償）</w:t>
      </w:r>
    </w:p>
    <w:p w14:paraId="00100076" w14:textId="001000D9">
      <w:pPr>
        <w:spacing w:before="0" w:after="80"/>
      </w:pPr>
      <w:commentRangeStart w:id="5"/>
      <w:del w:author="合同会社雲孫（再提案）" w:date="2026-07-23T06:02:56.953971Z" w:id="1048790">
        <w:r>
          <w:rPr>
            <w:rFonts w:ascii="ＭＳ 明朝" w:hAnsi="ＭＳ 明朝" w:eastAsia="ＭＳ 明朝"/>
            <w:sz w:val="21"/>
          </w:rPr>
          <w:delText xml:space="preserve">甲又は乙は、本契約に違反し、又は故意若しくは重大な過失により相手方に損害を与えた場合、現実に発生した通常かつ直接の損害に限り賠償責任を負い、逸失利益その他の間接損害又は特別損害について責任を負わない。各当事者の損害賠償額は、損害発生時から遡る直近３ヶ月分の委託料総額を上限とする。ただし、当事者の故意又は重大な過失により生じた損害については、この上限を適用しない。</w:delText>
        </w:r>
      </w:del>
      <w:ins w:author="合同会社雲孫（再提案）" w:id="1048792">
        <w:r>
          <w:rPr>
            <w:rFonts w:ascii="ＭＳ 明朝" w:hAnsi="ＭＳ 明朝" w:eastAsia="ＭＳ 明朝"/>
            <w:sz w:val="21"/>
          </w:rPr>
          <w:t xml:space="preserve">甲又は乙は、本契約に違反し、又は故意若しくは重大な過失により相手方に損害を与えた場合、現実に発生した通常かつ直接の損害に限り賠償責任を負い、逸失利益その他の間接損害又は特別損害について責任を負わない。各当事者の損害賠償額は、損害発生時までに本契約に基づき発生した委託料総額を上限とする。ただし、当事者の故意又は重大な過失により生じた損害（第７条違反により生じた損害を含む。）については、この上限を適用しない。第５条違反に関する損害賠償については、第５条第２項を適用する。</w:t>
        </w:r>
      </w:ins>
      <w:commentRangeEnd w:id="5"/>
      <w:r>
        <w:commentReference w:id="5"/>
      </w:r>
    </w:p>
    <w:p w14:paraId="00100078" w14:textId="00100079">
      <w:pPr>
        <w:spacing w:before="160" w:after="40"/>
      </w:pPr>
      <w:r>
        <w:rPr>
          <w:rFonts w:ascii="ＭＳ 明朝" w:hAnsi="ＭＳ 明朝" w:eastAsia="ＭＳ 明朝"/>
          <w:b/>
          <w:sz w:val="21"/>
        </w:rPr>
        <w:t>第１３条（協議）</w:t>
      </w:r>
    </w:p>
    <w:p w14:paraId="0010007A" w14:textId="0010007B">
      <w:pPr>
        <w:spacing w:before="0" w:after="80"/>
      </w:pPr>
      <w:r>
        <w:rPr>
          <w:rFonts w:ascii="ＭＳ 明朝" w:hAnsi="ＭＳ 明朝" w:eastAsia="ＭＳ 明朝"/>
          <w:b w:val="0"/>
          <w:sz w:val="21"/>
        </w:rPr>
        <w:t>本契約に定めなき事項又は本契約の解釈に関し疑義ある事項については、両者信義誠実の原則に従い協議の上解決する。</w:t>
      </w:r>
    </w:p>
    <w:p w14:paraId="0010007C" w14:textId="0010007D">
      <w:pPr>
        <w:spacing w:before="160" w:after="40"/>
      </w:pPr>
      <w:r>
        <w:rPr>
          <w:rFonts w:ascii="ＭＳ 明朝" w:hAnsi="ＭＳ 明朝" w:eastAsia="ＭＳ 明朝"/>
          <w:b/>
          <w:sz w:val="21"/>
        </w:rPr>
        <w:t>第１４条（管轄裁判所）</w:t>
      </w:r>
    </w:p>
    <w:p w14:paraId="0010007E" w14:textId="0010007F">
      <w:pPr>
        <w:spacing w:before="0" w:after="80"/>
      </w:pPr>
      <w:r>
        <w:rPr>
          <w:rFonts w:ascii="ＭＳ 明朝" w:hAnsi="ＭＳ 明朝" w:eastAsia="ＭＳ 明朝"/>
          <w:b w:val="0"/>
          <w:sz w:val="21"/>
        </w:rPr>
        <w:t>本契約に関連する一切の紛争については、訴額に応じて東京地方裁判所又は東京簡易裁判所を第一審の専属的合意管轄裁判所とする。</w:t>
      </w:r>
    </w:p>
    <w:p w14:paraId="00100080" w14:textId="00100081">
      <w:pPr>
        <w:spacing w:before="0" w:after="120"/>
      </w:pPr>
      <w:r>
        <w:rPr>
          <w:rFonts w:ascii="ＭＳ 明朝" w:hAnsi="ＭＳ 明朝" w:eastAsia="ＭＳ 明朝"/>
          <w:b w:val="0"/>
          <w:sz w:val="21"/>
        </w:rPr>
      </w:r>
    </w:p>
    <w:p w14:paraId="00100082" w14:textId="00100083">
      <w:pPr>
        <w:spacing w:before="0" w:after="200"/>
      </w:pPr>
      <w:r>
        <w:rPr>
          <w:rFonts w:ascii="ＭＳ 明朝" w:hAnsi="ＭＳ 明朝" w:eastAsia="ＭＳ 明朝"/>
          <w:b w:val="0"/>
          <w:sz w:val="21"/>
        </w:rPr>
        <w:t>以上本契約締結の証として、本契約を電磁的記録により作成し、各自電子署名の上、それぞれ保有する。</w:t>
      </w:r>
    </w:p>
    <w:p w14:paraId="00100084" w14:textId="00100085">
      <w:pPr>
        <w:spacing w:before="0" w:after="240"/>
      </w:pPr>
      <w:r>
        <w:rPr>
          <w:rFonts w:ascii="ＭＳ 明朝" w:hAnsi="ＭＳ 明朝" w:eastAsia="ＭＳ 明朝"/>
          <w:b w:val="0"/>
          <w:sz w:val="21"/>
        </w:rPr>
        <w:t xml:space="preserve">　　2026年　　月　　日</w:t>
      </w:r>
    </w:p>
    <w:p w14:paraId="00100086" w14:textId="00100087">
      <w:pPr>
        <w:spacing w:before="0" w:after="80"/>
      </w:pPr>
      <w:r>
        <w:rPr>
          <w:rFonts w:ascii="ＭＳ 明朝" w:hAnsi="ＭＳ 明朝" w:eastAsia="ＭＳ 明朝"/>
          <w:b w:val="0"/>
          <w:sz w:val="21"/>
        </w:rPr>
        <w:t>甲</w:t>
      </w:r>
    </w:p>
    <w:p w14:paraId="00100088" w14:textId="00100089">
      <w:pPr>
        <w:spacing w:before="0" w:after="80"/>
      </w:pPr>
      <w:r>
        <w:rPr>
          <w:rFonts w:ascii="ＭＳ 明朝" w:hAnsi="ＭＳ 明朝" w:eastAsia="ＭＳ 明朝"/>
          <w:b w:val="0"/>
          <w:sz w:val="21"/>
        </w:rPr>
        <w:t xml:space="preserve">　住所：〒150-0043 東京都渋谷区道玄坂1丁目16番6号 二葉ビル8B</w:t>
      </w:r>
    </w:p>
    <w:p w14:paraId="0010008A" w14:textId="0010008B">
      <w:pPr>
        <w:spacing w:before="0" w:after="80"/>
      </w:pPr>
      <w:r>
        <w:rPr>
          <w:rFonts w:ascii="ＭＳ 明朝" w:hAnsi="ＭＳ 明朝" w:eastAsia="ＭＳ 明朝"/>
          <w:b w:val="0"/>
          <w:sz w:val="21"/>
        </w:rPr>
        <w:t xml:space="preserve">　名称：一般社団法人ビジネスAI推進機構</w:t>
      </w:r>
    </w:p>
    <w:p w14:paraId="0010008C" w14:textId="0010008D">
      <w:pPr>
        <w:spacing w:before="0" w:after="80"/>
      </w:pPr>
      <w:r>
        <w:rPr>
          <w:rFonts w:ascii="ＭＳ 明朝" w:hAnsi="ＭＳ 明朝" w:eastAsia="ＭＳ 明朝"/>
          <w:b w:val="0"/>
          <w:sz w:val="21"/>
        </w:rPr>
        <w:t xml:space="preserve">　代表：代表理事　山本力弥</w:t>
      </w:r>
    </w:p>
    <w:p w14:paraId="0010008E" w14:textId="0010008F">
      <w:pPr>
        <w:spacing w:before="0" w:after="200"/>
      </w:pPr>
      <w:r>
        <w:rPr>
          <w:rFonts w:ascii="ＭＳ 明朝" w:hAnsi="ＭＳ 明朝" w:eastAsia="ＭＳ 明朝"/>
          <w:b w:val="0"/>
          <w:sz w:val="21"/>
        </w:rPr>
        <w:t xml:space="preserve">　印</w:t>
      </w:r>
    </w:p>
    <w:p w14:paraId="00100090" w14:textId="00100091">
      <w:pPr>
        <w:spacing w:before="0" w:after="80"/>
      </w:pPr>
      <w:r>
        <w:rPr>
          <w:rFonts w:ascii="ＭＳ 明朝" w:hAnsi="ＭＳ 明朝" w:eastAsia="ＭＳ 明朝"/>
          <w:b w:val="0"/>
          <w:sz w:val="21"/>
        </w:rPr>
        <w:t>乙</w:t>
      </w:r>
    </w:p>
    <w:p w14:paraId="00100092" w14:textId="00100093">
      <w:pPr>
        <w:spacing w:before="0" w:after="80"/>
      </w:pPr>
      <w:r>
        <w:rPr>
          <w:rFonts w:ascii="ＭＳ 明朝" w:hAnsi="ＭＳ 明朝" w:eastAsia="ＭＳ 明朝"/>
          <w:b w:val="0"/>
          <w:sz w:val="21"/>
        </w:rPr>
        <w:t xml:space="preserve">　住所：※要確認</w:t>
      </w:r>
    </w:p>
    <w:p w14:paraId="00100094" w14:textId="00100095">
      <w:pPr>
        <w:spacing w:before="0" w:after="80"/>
      </w:pPr>
      <w:r>
        <w:rPr>
          <w:rFonts w:ascii="ＭＳ 明朝" w:hAnsi="ＭＳ 明朝" w:eastAsia="ＭＳ 明朝"/>
          <w:b w:val="0"/>
          <w:sz w:val="21"/>
        </w:rPr>
        <w:t xml:space="preserve">　名称：合同会社雲孫</w:t>
      </w:r>
    </w:p>
    <w:p w14:paraId="00100096" w14:textId="00100097">
      <w:pPr>
        <w:spacing w:before="0" w:after="80"/>
      </w:pPr>
      <w:r>
        <w:rPr>
          <w:rFonts w:ascii="ＭＳ 明朝" w:hAnsi="ＭＳ 明朝" w:eastAsia="ＭＳ 明朝"/>
          <w:b w:val="0"/>
          <w:sz w:val="21"/>
        </w:rPr>
        <w:t xml:space="preserve">　代表：代表社員　佐藤圭吾</w:t>
      </w:r>
    </w:p>
    <w:p w14:paraId="00100098" w14:textId="00100099">
      <w:pPr>
        <w:spacing w:before="0" w:after="80"/>
      </w:pPr>
      <w:r>
        <w:rPr>
          <w:rFonts w:ascii="ＭＳ 明朝" w:hAnsi="ＭＳ 明朝" w:eastAsia="ＭＳ 明朝"/>
          <w:b w:val="0"/>
          <w:sz w:val="21"/>
        </w:rPr>
        <w:t xml:space="preserve">　印</w:t>
      </w:r>
    </w:p>
    <w:sectPr w:rsidRPr="0006063C" w:rsidR="00FC693F"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nitials="雲孫" w:author="合同会社雲孫（再提案）" w:date="2026-07-23T06:02:56.96821Z" w:id="1">
    <w:p xmlns:w14="http://schemas.microsoft.com/office/word/2010/wordml" w14:paraId="001000DA" w14:textId="001000DB">
      <w:pPr/>
      <w:r>
        <w:t xml:space="preserve">【再提案】期間は9ヶ月で受け入れます。直接依頼があった場合は速やかに通知し、甲経由を優先協議しますが、協議が長期化しないよう通知後10営業日で区切る案です。</w:t>
      </w:r>
    </w:p>
  </w:comment>
  <w:comment w:initials="雲孫" w:author="合同会社雲孫（再提案）" w:date="2026-07-23T06:02:56.975157Z" w:id="2">
    <w:p xmlns:w14="http://schemas.microsoft.com/office/word/2010/wordml" w14:paraId="001000DC" w14:textId="001000DD">
      <w:pPr/>
      <w:r>
        <w:t xml:space="preserve">【再提案】抑止は残しつつ、本契約規模との均衡のため、実受領対価又は120万円の低い方を上限とし、他条項との重複請求はしない整理です。</w:t>
      </w:r>
    </w:p>
  </w:comment>
  <w:comment w:initials="雲孫" w:author="合同会社雲孫（再提案）" w:date="2026-07-23T06:02:56.975312Z" w:id="3">
    <w:p xmlns:w14="http://schemas.microsoft.com/office/word/2010/wordml" w14:paraId="001000DE" w14:textId="001000DF">
      <w:pPr/>
      <w:r>
        <w:t xml:space="preserve">【再提案】本件固有に新規作成するドキュメント・プロンプト・テンプレートは成果物に含めます。汎用テンプレート等の既存知財は第2項により雲孫に留保します。上位契約にも既存知財の除外を反映いただく想定です。</w:t>
      </w:r>
    </w:p>
  </w:comment>
  <w:comment w:initials="雲孫" w:author="合同会社雲孫（再提案）" w:date="2026-07-23T06:02:56.975423Z" w:id="4">
    <w:p xmlns:w14="http://schemas.microsoft.com/office/word/2010/wordml" w14:paraId="001000E0" w14:textId="001000E1">
      <w:pPr/>
      <w:r>
        <w:t xml:space="preserve">【再提案】解約通知は双方向30日前を維持し、契約内の想定工数・委託料の範囲で引継ぎに協力します。解約後又は追加の対応は別途協議・有償とする案です。</w:t>
      </w:r>
    </w:p>
  </w:comment>
  <w:comment w:initials="雲孫" w:author="合同会社雲孫（再提案）" w:date="2026-07-23T06:02:56.975847Z" w:id="5">
    <w:p xmlns:w14="http://schemas.microsoft.com/office/word/2010/wordml" w14:paraId="001000E2" w14:textId="001000E3">
      <w:pPr/>
      <w:r>
        <w:t xml:space="preserve">【再提案】賠償上限の基準は本契約に基づき損害発生時までに発生した委託料総額とします。秘密保持違反の上限除外は故意・重大な過失の場合に限定し、第5条違反は第5条第2項の定額処理を優先します。</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comments" Target="/word/comments.xml" Id="R004d4fe7c365413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1.0.136</vt:lpwstr>
  </op:property>
  <op:property fmtid="{D5CDD505-2E9C-101B-9397-08002B2CF9AE}" pid="3" name="OfficeCLI.LastModified">
    <vt:lpwstr xmlns:vt="http://schemas.openxmlformats.org/officeDocument/2006/docPropsVTypes">2026-07-23T06:02:56Z</vt:lpwstr>
  </op:property>
</op:Properties>
</file>